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E4811" w14:textId="266AF5BF" w:rsidR="00661032" w:rsidRPr="00661032" w:rsidRDefault="00661032" w:rsidP="00661032">
      <w:pPr>
        <w:rPr>
          <w:ins w:id="0" w:author="Unknown"/>
        </w:rPr>
      </w:pPr>
      <w:r w:rsidRPr="00661032">
        <w:t>1. Faça um script que verifique se uma letra digitada num campo de input é vogal ou consoante.</w:t>
      </w:r>
      <w:r w:rsidRPr="00661032">
        <w:br/>
      </w:r>
      <w:r w:rsidRPr="00661032">
        <w:br/>
      </w:r>
      <w:r w:rsidRPr="00661032">
        <w:br/>
      </w:r>
      <w:r w:rsidRPr="00661032">
        <w:br/>
      </w:r>
    </w:p>
    <w:p w14:paraId="784F8E50" w14:textId="77777777" w:rsidR="00661032" w:rsidRPr="00661032" w:rsidRDefault="00661032" w:rsidP="00661032">
      <w:r w:rsidRPr="00661032">
        <w:br/>
        <w:t>2. Faça um script que pede duas notas de um aluno. Em seguida ele deve calcular a média do aluno e dar o seguinte resultado:</w:t>
      </w:r>
      <w:r w:rsidRPr="00661032">
        <w:br/>
      </w:r>
      <w:r w:rsidRPr="00661032">
        <w:br/>
        <w:t>    A mensagem "Aprovado", se a média alcançada for maior ou igual a sete;</w:t>
      </w:r>
    </w:p>
    <w:p w14:paraId="5E370ABD" w14:textId="70626BFD" w:rsidR="00661032" w:rsidRPr="00661032" w:rsidRDefault="00661032" w:rsidP="00661032">
      <w:pPr>
        <w:rPr>
          <w:ins w:id="1" w:author="Unknown"/>
        </w:rPr>
      </w:pPr>
      <w:r w:rsidRPr="00661032">
        <w:br/>
        <w:t>    A mensagem "Reprovado", se a média for menor do que sete;</w:t>
      </w:r>
      <w:r w:rsidRPr="00661032">
        <w:br/>
        <w:t>    A mensagem "Aprovado com Distinção", se a média for igual a dez.</w:t>
      </w:r>
      <w:r w:rsidRPr="00661032">
        <w:br/>
      </w:r>
      <w:r w:rsidRPr="00661032">
        <w:br/>
      </w:r>
      <w:r w:rsidRPr="00661032">
        <w:br/>
        <w:t>3. Faça um script que leia três números inteiros e mostre o maior deles.</w:t>
      </w:r>
      <w:r w:rsidRPr="00661032">
        <w:br/>
      </w:r>
      <w:hyperlink r:id="rId5" w:tgtFrame="_blank" w:history="1">
        <w:r w:rsidRPr="00661032">
          <w:rPr>
            <w:rStyle w:val="Hyperlink"/>
          </w:rPr>
          <w:t>Recebe três números e mostra o maior</w:t>
        </w:r>
      </w:hyperlink>
      <w:r w:rsidRPr="00661032">
        <w:br/>
      </w:r>
      <w:r w:rsidRPr="00661032">
        <w:br/>
      </w:r>
    </w:p>
    <w:p w14:paraId="00A3D5FF" w14:textId="77777777" w:rsidR="00661032" w:rsidRPr="00661032" w:rsidRDefault="00661032" w:rsidP="00661032">
      <w:r w:rsidRPr="00661032">
        <w:br/>
        <w:t>4. Faça um script que pede dois inteiros e armazene eles em duas variáveis. Em seguida, troque o valor das variáveis, invertendo e exibindo o antes e o depois em uma janela de </w:t>
      </w:r>
      <w:proofErr w:type="spellStart"/>
      <w:r w:rsidRPr="00661032">
        <w:rPr>
          <w:i/>
          <w:iCs/>
        </w:rPr>
        <w:t>alert</w:t>
      </w:r>
      <w:proofErr w:type="spellEnd"/>
      <w:r w:rsidRPr="00661032">
        <w:t>.</w:t>
      </w:r>
      <w:r w:rsidRPr="00661032">
        <w:br/>
      </w:r>
      <w:hyperlink r:id="rId6" w:tgtFrame="_blank" w:history="1">
        <w:r w:rsidRPr="00661032">
          <w:rPr>
            <w:rStyle w:val="Hyperlink"/>
          </w:rPr>
          <w:t>Fazer duas variáveis trocarem de valores entre si - Variável Auxiliar</w:t>
        </w:r>
      </w:hyperlink>
    </w:p>
    <w:p w14:paraId="2855493E" w14:textId="77777777" w:rsidR="00661032" w:rsidRPr="00661032" w:rsidRDefault="00661032" w:rsidP="00661032">
      <w:r w:rsidRPr="00661032">
        <w:br/>
      </w:r>
      <w:r w:rsidRPr="00661032">
        <w:br/>
        <w:t>5. Faça um script que leia três números inteiros, em seguida mostre o maior e o menor deles.</w:t>
      </w:r>
      <w:r w:rsidRPr="00661032">
        <w:br/>
      </w:r>
      <w:hyperlink r:id="rId7" w:history="1">
        <w:r w:rsidRPr="00661032">
          <w:rPr>
            <w:rStyle w:val="Hyperlink"/>
          </w:rPr>
          <w:t>Maior ou menor número</w:t>
        </w:r>
      </w:hyperlink>
      <w:r w:rsidRPr="00661032">
        <w:br/>
      </w:r>
      <w:r w:rsidRPr="00661032">
        <w:br/>
        <w:t>6. Faça um script que leia três números e mostre-os em ordem decrescente.</w:t>
      </w:r>
      <w:r w:rsidRPr="00661032">
        <w:br/>
      </w:r>
      <w:hyperlink r:id="rId8" w:history="1">
        <w:r w:rsidRPr="00661032">
          <w:rPr>
            <w:rStyle w:val="Hyperlink"/>
          </w:rPr>
          <w:t>Exibe números em ordem decrescente</w:t>
        </w:r>
      </w:hyperlink>
      <w:r w:rsidRPr="00661032">
        <w:br/>
      </w:r>
      <w:r w:rsidRPr="00661032">
        <w:br/>
        <w:t xml:space="preserve">7. Faça um script que pergunte em que turno você estuda. Peça para digitar </w:t>
      </w:r>
      <w:proofErr w:type="spellStart"/>
      <w:r w:rsidRPr="00661032">
        <w:t>M-matutino</w:t>
      </w:r>
      <w:proofErr w:type="spellEnd"/>
      <w:r w:rsidRPr="00661032">
        <w:t xml:space="preserve"> ou </w:t>
      </w:r>
      <w:proofErr w:type="spellStart"/>
      <w:r w:rsidRPr="00661032">
        <w:t>V-Vespertino</w:t>
      </w:r>
      <w:proofErr w:type="spellEnd"/>
      <w:r w:rsidRPr="00661032">
        <w:t xml:space="preserve"> ou N- Noturno. Imprima a mensagem "Bom Dia!", "Boa Tarde!" ou "Boa Noite!" ou "Valor Inválido!", conforme o caso.</w:t>
      </w:r>
      <w:r w:rsidRPr="00661032">
        <w:br/>
      </w:r>
      <w:r w:rsidRPr="00661032">
        <w:br/>
        <w:t xml:space="preserve">8. As Organizações Tabajara resolveram dar um aumento de salário aos seus </w:t>
      </w:r>
      <w:r w:rsidRPr="00661032">
        <w:lastRenderedPageBreak/>
        <w:t>colaboradores e lhe contrataram para desenvolver um script que calculará os reajustes.</w:t>
      </w:r>
    </w:p>
    <w:p w14:paraId="6AE78C70" w14:textId="77777777" w:rsidR="00661032" w:rsidRPr="00661032" w:rsidRDefault="00661032" w:rsidP="00661032">
      <w:r w:rsidRPr="00661032">
        <w:br/>
      </w:r>
      <w:r w:rsidRPr="00661032">
        <w:br/>
        <w:t>Faça um script que recebe o salário de um colaborador e o reajuste segundo o seguinte critério, baseado no salário atual:</w:t>
      </w:r>
      <w:r w:rsidRPr="00661032">
        <w:br/>
      </w:r>
      <w:r w:rsidRPr="00661032">
        <w:br/>
        <w:t>    salários até R$ 280,00 (incluindo) : aumento de 20%</w:t>
      </w:r>
      <w:r w:rsidRPr="00661032">
        <w:br/>
        <w:t>    salários entre R$ 280,00 e R$ 700,00 : aumento de 15%</w:t>
      </w:r>
      <w:r w:rsidRPr="00661032">
        <w:br/>
        <w:t>    salários entre R$ 700,00 e R$ 1500,00 : aumento de 10%</w:t>
      </w:r>
      <w:r w:rsidRPr="00661032">
        <w:br/>
        <w:t>    salários de R$ 1500,00 em diante : aumento de 5% Após o aumento ser realizado, informe na tela:</w:t>
      </w:r>
      <w:r w:rsidRPr="00661032">
        <w:br/>
        <w:t>    o salário antes do reajuste;</w:t>
      </w:r>
      <w:r w:rsidRPr="00661032">
        <w:br/>
        <w:t>    o percentual de aumento aplicado;</w:t>
      </w:r>
      <w:r w:rsidRPr="00661032">
        <w:br/>
        <w:t>    o valor do aumento;</w:t>
      </w:r>
      <w:r w:rsidRPr="00661032">
        <w:br/>
        <w:t>    o novo salário, após o aumento.</w:t>
      </w:r>
      <w:r w:rsidRPr="00661032">
        <w:br/>
      </w:r>
      <w:r w:rsidRPr="00661032">
        <w:br/>
        <w:t>9. Faça um script para o cálculo de uma folha de pagamento, sabendo que os descontos são do Imposto de Renda, que depende do salário bruto (conforme tabela abaixo) e 3% para o Sindicato e que o FGTS corresponde a 11% do Salário Bruto, mas não é descontado (é a empresa que deposita). O Salário Líquido corresponde ao Salário Bruto menos os descontos. O script deverá pedir ao usuário o valor da sua hora e a quantidade de horas trabalhadas no mês.</w:t>
      </w:r>
      <w:r w:rsidRPr="00661032">
        <w:br/>
      </w:r>
      <w:r w:rsidRPr="00661032">
        <w:br/>
        <w:t>    Desconto do IR:</w:t>
      </w:r>
      <w:r w:rsidRPr="00661032">
        <w:br/>
        <w:t>    Salário Bruto até 900 (inclusive) - isento</w:t>
      </w:r>
      <w:r w:rsidRPr="00661032">
        <w:br/>
        <w:t>    Salário Bruto até 1500 (inclusive) - desconto de 5%</w:t>
      </w:r>
      <w:r w:rsidRPr="00661032">
        <w:br/>
        <w:t>    Salário Bruto até 2500 (inclusive) - desconto de 10%</w:t>
      </w:r>
      <w:r w:rsidRPr="00661032">
        <w:br/>
        <w:t>    Salário Bruto acima de 2500 - desconto de 20% Imprima na tela as informações, dispostas conforme o exemplo abaixo. No exemplo o valor da hora é 5 e a quantidade de hora é 220.</w:t>
      </w:r>
      <w:r w:rsidRPr="00661032">
        <w:br/>
      </w:r>
      <w:r w:rsidRPr="00661032">
        <w:br/>
        <w:t xml:space="preserve">    Salário Bruto: (5 * 220)      </w:t>
      </w:r>
      <w:proofErr w:type="gramStart"/>
      <w:r w:rsidRPr="00661032">
        <w:t>  :</w:t>
      </w:r>
      <w:proofErr w:type="gramEnd"/>
      <w:r w:rsidRPr="00661032">
        <w:t xml:space="preserve"> R$ 1100,00</w:t>
      </w:r>
      <w:r w:rsidRPr="00661032">
        <w:br/>
        <w:t>    (-) IR (5%)                                : R$   55,00</w:t>
      </w:r>
      <w:r w:rsidRPr="00661032">
        <w:br/>
        <w:t>    (-) INSS ( 10%)                       : R$  110,00</w:t>
      </w:r>
      <w:r w:rsidRPr="00661032">
        <w:br/>
        <w:t>    FGTS (11%)                            : R$  121,00</w:t>
      </w:r>
      <w:r w:rsidRPr="00661032">
        <w:br/>
        <w:t>    Total de descontos                : R$  165,00</w:t>
      </w:r>
      <w:r w:rsidRPr="00661032">
        <w:br/>
        <w:t>    Salário Liquido                       : R$  935,00</w:t>
      </w:r>
      <w:r w:rsidRPr="00661032">
        <w:br/>
      </w:r>
      <w:r w:rsidRPr="00661032">
        <w:br/>
      </w:r>
      <w:r w:rsidRPr="00661032">
        <w:br/>
      </w:r>
      <w:r w:rsidRPr="00661032">
        <w:lastRenderedPageBreak/>
        <w:t>10. Faça um script que leia um número e exiba o dia correspondente da semana. (1-Domingo, 2- Segunda, etc.), se digitar outro valor deve aparecer valor inválido.</w:t>
      </w:r>
      <w:r w:rsidRPr="00661032">
        <w:br/>
      </w:r>
      <w:r w:rsidRPr="00661032">
        <w:br/>
      </w:r>
      <w:r w:rsidRPr="00661032">
        <w:br/>
        <w:t>11. Faça um script que lê as duas notas parciais obtidas por um aluno numa disciplina ao longo de um semestre, e calcule a sua média. A atribuição de conceitos obedece à tabela abaixo:</w:t>
      </w:r>
      <w:r w:rsidRPr="00661032">
        <w:br/>
      </w:r>
      <w:r w:rsidRPr="00661032">
        <w:br/>
        <w:t>      Média de Aproveitamento  Conceito</w:t>
      </w:r>
      <w:r w:rsidRPr="00661032">
        <w:br/>
        <w:t>      Entre 9.0 e 10.0                      A</w:t>
      </w:r>
      <w:r w:rsidRPr="00661032">
        <w:br/>
        <w:t>      Entre 7.5 e 9.0                        B</w:t>
      </w:r>
      <w:r w:rsidRPr="00661032">
        <w:br/>
        <w:t>      Entre 6.0 e 7.5                        C</w:t>
      </w:r>
      <w:r w:rsidRPr="00661032">
        <w:br/>
        <w:t>      Entre 4.0 e 6.0                        D</w:t>
      </w:r>
      <w:r w:rsidRPr="00661032">
        <w:br/>
        <w:t>      Entre 4.0 e zero                      E</w:t>
      </w:r>
      <w:r w:rsidRPr="00661032">
        <w:br/>
        <w:t>    O algoritmo deve mostrar numa janela de </w:t>
      </w:r>
      <w:proofErr w:type="spellStart"/>
      <w:r w:rsidRPr="00661032">
        <w:rPr>
          <w:i/>
          <w:iCs/>
        </w:rPr>
        <w:t>alert</w:t>
      </w:r>
      <w:proofErr w:type="spellEnd"/>
      <w:r w:rsidRPr="00661032">
        <w:t> as notas, a média, o conceito correspondente e a mensagem “APROVADO” se o conceito for A, B ou C ou “REPROVADO” se o conceito for D ou E.</w:t>
      </w:r>
      <w:r w:rsidRPr="00661032">
        <w:br/>
      </w:r>
      <w:r w:rsidRPr="00661032">
        <w:br/>
      </w:r>
      <w:r w:rsidRPr="00661032">
        <w:br/>
        <w:t>12. Faça um script que peça os 3 lados de um triângulo. O script deverá informar se os valores podem ser um triângulo. Indique, caso os lados formem um triângulo, se o mesmo é: equilátero, isósceles ou escaleno.</w:t>
      </w:r>
      <w:r w:rsidRPr="00661032">
        <w:br/>
      </w:r>
      <w:r w:rsidRPr="00661032">
        <w:br/>
        <w:t>    Dicas:</w:t>
      </w:r>
      <w:r w:rsidRPr="00661032">
        <w:br/>
        <w:t>    Três lados formam um triângulo quando a soma de quaisquer dois lados for maior que o terceiro;</w:t>
      </w:r>
      <w:r w:rsidRPr="00661032">
        <w:br/>
        <w:t>    Triângulo Equilátero: três lados iguais;</w:t>
      </w:r>
      <w:r w:rsidRPr="00661032">
        <w:br/>
        <w:t>    Triângulo Isósceles: quaisquer dois lados iguais;</w:t>
      </w:r>
      <w:r w:rsidRPr="00661032">
        <w:br/>
        <w:t>    Triângulo Escaleno: três lados diferentes;</w:t>
      </w:r>
      <w:r w:rsidRPr="00661032">
        <w:br/>
      </w:r>
      <w:r w:rsidRPr="00661032">
        <w:br/>
      </w:r>
      <w:r w:rsidRPr="00661032">
        <w:br/>
        <w:t xml:space="preserve">13. Faça um script que calcule as raízes de uma equação do segundo grau, na forma ax² + </w:t>
      </w:r>
      <w:proofErr w:type="spellStart"/>
      <w:r w:rsidRPr="00661032">
        <w:t>bx</w:t>
      </w:r>
      <w:proofErr w:type="spellEnd"/>
      <w:r w:rsidRPr="00661032">
        <w:t xml:space="preserve"> + c. O script deverá pedir os valores de a, b e c e fazer os testes necessários.</w:t>
      </w:r>
      <w:r w:rsidRPr="00661032">
        <w:br/>
      </w:r>
      <w:hyperlink r:id="rId9" w:history="1">
        <w:r w:rsidRPr="00661032">
          <w:rPr>
            <w:rStyle w:val="Hyperlink"/>
          </w:rPr>
          <w:t>Encontrar raízes de uma equação do segundo grau</w:t>
        </w:r>
      </w:hyperlink>
      <w:r w:rsidRPr="00661032">
        <w:br/>
      </w:r>
      <w:r w:rsidRPr="00661032">
        <w:br/>
      </w:r>
      <w:r w:rsidRPr="00661032">
        <w:br/>
        <w:t>14. Faça um script que peça um número correspondente a um determinado ano e em seguida informe se este ano é ou não bissexto.</w:t>
      </w:r>
      <w:r w:rsidRPr="00661032">
        <w:br/>
      </w:r>
      <w:hyperlink r:id="rId10" w:history="1">
        <w:r w:rsidRPr="00661032">
          <w:rPr>
            <w:rStyle w:val="Hyperlink"/>
          </w:rPr>
          <w:t xml:space="preserve">Ano bissexto em </w:t>
        </w:r>
        <w:proofErr w:type="spellStart"/>
        <w:r w:rsidRPr="00661032">
          <w:rPr>
            <w:rStyle w:val="Hyperlink"/>
          </w:rPr>
          <w:t>JavaScript</w:t>
        </w:r>
        <w:proofErr w:type="spellEnd"/>
      </w:hyperlink>
      <w:r w:rsidRPr="00661032">
        <w:br/>
      </w:r>
      <w:r w:rsidRPr="00661032">
        <w:br/>
      </w:r>
      <w:r w:rsidRPr="00661032">
        <w:lastRenderedPageBreak/>
        <w:br/>
        <w:t xml:space="preserve">15. Faça um script que peça uma data no formato </w:t>
      </w:r>
      <w:proofErr w:type="spellStart"/>
      <w:r w:rsidRPr="00661032">
        <w:t>dd</w:t>
      </w:r>
      <w:proofErr w:type="spellEnd"/>
      <w:r w:rsidRPr="00661032">
        <w:t>/mm/</w:t>
      </w:r>
      <w:proofErr w:type="spellStart"/>
      <w:r w:rsidRPr="00661032">
        <w:t>aaaa</w:t>
      </w:r>
      <w:proofErr w:type="spellEnd"/>
      <w:r w:rsidRPr="00661032">
        <w:t xml:space="preserve"> e determine se a mesma é uma data válida.</w:t>
      </w:r>
      <w:r w:rsidRPr="00661032">
        <w:br/>
      </w:r>
      <w:hyperlink r:id="rId11" w:history="1">
        <w:r w:rsidRPr="00661032">
          <w:rPr>
            <w:rStyle w:val="Hyperlink"/>
          </w:rPr>
          <w:t xml:space="preserve">Validar data em </w:t>
        </w:r>
        <w:proofErr w:type="spellStart"/>
        <w:r w:rsidRPr="00661032">
          <w:rPr>
            <w:rStyle w:val="Hyperlink"/>
          </w:rPr>
          <w:t>JavaScript</w:t>
        </w:r>
        <w:proofErr w:type="spellEnd"/>
      </w:hyperlink>
      <w:r w:rsidRPr="00661032">
        <w:br/>
      </w:r>
      <w:r w:rsidRPr="00661032">
        <w:br/>
        <w:t>16. Faça um script que peça um número inteiro e determine se ele é par ou ímpar.</w:t>
      </w:r>
      <w:r w:rsidRPr="00661032">
        <w:br/>
        <w:t>Dica: utilize o operador módulo (resto da divisão): %</w:t>
      </w:r>
      <w:r w:rsidRPr="00661032">
        <w:br/>
      </w:r>
      <w:hyperlink r:id="rId12" w:history="1">
        <w:r w:rsidRPr="00661032">
          <w:rPr>
            <w:rStyle w:val="Hyperlink"/>
          </w:rPr>
          <w:t>Par ou Ímpar em JS</w:t>
        </w:r>
      </w:hyperlink>
      <w:r w:rsidRPr="00661032">
        <w:br/>
      </w:r>
      <w:r w:rsidRPr="00661032">
        <w:br/>
      </w:r>
      <w:r w:rsidRPr="00661032">
        <w:br/>
        <w:t>17. Faça um script que leia um número inteiro menor que 1000 e imprima a quantidade de centenas, dezenas e unidades do mesmo.</w:t>
      </w:r>
      <w:r w:rsidRPr="00661032">
        <w:br/>
        <w:t>Observando os termos no plural a colocação do "e", da vírgula entre outros. Exemplo:</w:t>
      </w:r>
      <w:r w:rsidRPr="00661032">
        <w:br/>
      </w:r>
      <w:r w:rsidRPr="00661032">
        <w:br/>
        <w:t>326 = 3 centenas, 2 dezenas e 6 unidades</w:t>
      </w:r>
      <w:r w:rsidRPr="00661032">
        <w:br/>
        <w:t xml:space="preserve">12 = 1 dezena e </w:t>
      </w:r>
      <w:proofErr w:type="gramStart"/>
      <w:r w:rsidRPr="00661032">
        <w:t>2 unidades Testar</w:t>
      </w:r>
      <w:proofErr w:type="gramEnd"/>
      <w:r w:rsidRPr="00661032">
        <w:t xml:space="preserve"> com: 326, 300, 100, 320, 310,305, 301, 101, 311, 111, 25, 20, 10, 21, 11, 1, 7 e 16</w:t>
      </w:r>
      <w:r w:rsidRPr="00661032">
        <w:br/>
      </w:r>
      <w:r w:rsidRPr="00661032">
        <w:br/>
      </w:r>
      <w:r w:rsidRPr="00661032">
        <w:br/>
        <w:t>18. Faça um script para um caixa eletrônico. O script deverá perguntar ao usuário a valor do saque e depois informar quantas notas de cada valor serão fornecidas. As notas disponíveis serão as de 1, 5, 10, 50 e 100 reais. O valor mínimo é de 10 reais e o máximo de 600 reais. O script não deve se preocupar com a quantidade de notas existentes na máquina.</w:t>
      </w:r>
    </w:p>
    <w:p w14:paraId="5003A3E1" w14:textId="77777777" w:rsidR="00661032" w:rsidRPr="00661032" w:rsidRDefault="00661032" w:rsidP="00661032">
      <w:pPr>
        <w:numPr>
          <w:ilvl w:val="0"/>
          <w:numId w:val="1"/>
        </w:numPr>
      </w:pPr>
      <w:r w:rsidRPr="00661032">
        <w:t> Exemplo: Para sacar a quantia de 256 reais, o script fornece duas notas de 100, uma nota de 50, uma nota de 5 e uma nota de 1;</w:t>
      </w:r>
    </w:p>
    <w:p w14:paraId="36B2C249" w14:textId="77777777" w:rsidR="00661032" w:rsidRPr="00661032" w:rsidRDefault="00661032" w:rsidP="00661032">
      <w:pPr>
        <w:numPr>
          <w:ilvl w:val="0"/>
          <w:numId w:val="1"/>
        </w:numPr>
      </w:pPr>
      <w:r w:rsidRPr="00661032">
        <w:t> Exemplo: Para sacar a quantia de 399 reais, o script fornece três notas de 100, uma nota de 50, quatro notas de 10, uma nota de 5 e quatro notas de 1.</w:t>
      </w:r>
    </w:p>
    <w:p w14:paraId="02D4324E" w14:textId="77777777" w:rsidR="00661032" w:rsidRPr="00661032" w:rsidRDefault="00661032" w:rsidP="00661032">
      <w:r w:rsidRPr="00661032">
        <w:br/>
      </w:r>
      <w:r w:rsidRPr="00661032">
        <w:br/>
      </w:r>
      <w:r w:rsidRPr="00661032">
        <w:br/>
        <w:t>19.Faça um script que peça um número e informe se o número é inteiro ou decimal. Dica: utilize uma função de arredondamento.</w:t>
      </w:r>
      <w:r w:rsidRPr="00661032">
        <w:br/>
      </w:r>
      <w:r w:rsidRPr="00661032">
        <w:br/>
      </w:r>
      <w:r w:rsidRPr="00661032">
        <w:br/>
        <w:t xml:space="preserve">20. Faça um script que leia 2 números e em seguida pergunte ao usuário qual operação ele deseja realizar. O resultado da operação deve ser acompanhado de </w:t>
      </w:r>
      <w:r w:rsidRPr="00661032">
        <w:lastRenderedPageBreak/>
        <w:t>uma frase que diga se o número é:</w:t>
      </w:r>
      <w:r w:rsidRPr="00661032">
        <w:br/>
      </w:r>
      <w:r w:rsidRPr="00661032">
        <w:br/>
        <w:t>    par ou ímpar;</w:t>
      </w:r>
      <w:r w:rsidRPr="00661032">
        <w:br/>
        <w:t>    positivo ou negativo;</w:t>
      </w:r>
      <w:r w:rsidRPr="00661032">
        <w:br/>
        <w:t>    inteiro ou decimal.</w:t>
      </w:r>
      <w:r w:rsidRPr="00661032">
        <w:br/>
      </w:r>
      <w:r w:rsidRPr="00661032">
        <w:br/>
      </w:r>
      <w:r w:rsidRPr="00661032">
        <w:br/>
        <w:t>21. Faça um script que faça 5 perguntas para uma pessoa sobre um crime. As perguntas são:</w:t>
      </w:r>
      <w:r w:rsidRPr="00661032">
        <w:br/>
        <w:t>    "Telefonou para a vítima?"</w:t>
      </w:r>
      <w:r w:rsidRPr="00661032">
        <w:br/>
        <w:t>    "Esteve no local do crime?"</w:t>
      </w:r>
      <w:r w:rsidRPr="00661032">
        <w:br/>
        <w:t>    "Mora perto da vítima?"</w:t>
      </w:r>
      <w:r w:rsidRPr="00661032">
        <w:br/>
        <w:t>    "Devia para a vítima?"</w:t>
      </w:r>
      <w:r w:rsidRPr="00661032">
        <w:br/>
        <w:t>    "Já trabalhou com a vítima?" O script deve no final emitir uma classificação sobre a participação da pessoa no crime. Se a pessoa responder positivamente a 2 questões ela deve ser classificada como "Suspeita", entre 3 e 4 como "Cúmplice" e 5 como "Assassino". Caso contrário, ele será classificado como "Inocente".</w:t>
      </w:r>
      <w:r w:rsidRPr="00661032">
        <w:br/>
      </w:r>
      <w:r w:rsidRPr="00661032">
        <w:br/>
      </w:r>
      <w:r w:rsidRPr="00661032">
        <w:br/>
        <w:t>22. Um posto está vendendo combustíveis com a seguinte tabela de descontos:</w:t>
      </w:r>
      <w:r w:rsidRPr="00661032">
        <w:br/>
        <w:t>    Álcool: até 20 litros, desconto de 3% por litro</w:t>
      </w:r>
      <w:r w:rsidRPr="00661032">
        <w:br/>
        <w:t>    acima de 20 litros, desconto de 5% por litro</w:t>
      </w:r>
      <w:r w:rsidRPr="00661032">
        <w:br/>
      </w:r>
      <w:r w:rsidRPr="00661032">
        <w:br/>
        <w:t>    Gasolina:</w:t>
      </w:r>
      <w:r w:rsidRPr="00661032">
        <w:br/>
        <w:t>    até 20 litros, desconto de 4% por litro</w:t>
      </w:r>
      <w:r w:rsidRPr="00661032">
        <w:br/>
        <w:t xml:space="preserve">    acima de 20 litros, desconto de 6% por litro Escreva um algoritmo que leia o número de litros vendidos, o tipo de combustível (codificado da seguinte forma: A-álcool, </w:t>
      </w:r>
      <w:proofErr w:type="spellStart"/>
      <w:r w:rsidRPr="00661032">
        <w:t>G-gasolina</w:t>
      </w:r>
      <w:proofErr w:type="spellEnd"/>
      <w:r w:rsidRPr="00661032">
        <w:t>), calcule e imprima o valor a ser pago pelo cliente sabendo-se que o preço do litro da gasolina é R$ 2,50 o preço do litro do álcool é R$ 1,90.</w:t>
      </w:r>
      <w:r w:rsidRPr="00661032">
        <w:br/>
      </w:r>
      <w:r w:rsidRPr="00661032">
        <w:br/>
      </w:r>
      <w:r w:rsidRPr="00661032">
        <w:br/>
        <w:t>23. Uma fruteira está vendendo frutas com a seguinte tabela de preços:</w:t>
      </w:r>
      <w:r w:rsidRPr="00661032">
        <w:br/>
        <w:t>                          Até 5 Kg                 Acima de 5 Kg</w:t>
      </w:r>
      <w:r w:rsidRPr="00661032">
        <w:br/>
        <w:t>    Morango         R$ 2,50 por Kg          R$ 2,20 por Kg</w:t>
      </w:r>
      <w:r w:rsidRPr="00661032">
        <w:br/>
        <w:t>    Maçã              R$ 1,80 por Kg          R$ 1,50 por Kg</w:t>
      </w:r>
      <w:r w:rsidRPr="00661032">
        <w:br/>
        <w:t>    Se o cliente comprar mais de 8 Kg em frutas ou o valor total da compra ultrapassar R$ 25,00, receberá ainda um desconto de 10% sobre este total. Escreva um algoritmo para ler a quantidade (em Kg) de morangos e a quantidade (em Kg) de maças adquiridas e escreva o valor a ser pago pelo cliente.</w:t>
      </w:r>
      <w:r w:rsidRPr="00661032">
        <w:br/>
      </w:r>
      <w:r w:rsidRPr="00661032">
        <w:br/>
      </w:r>
      <w:r w:rsidRPr="00661032">
        <w:lastRenderedPageBreak/>
        <w:br/>
        <w:t>24. O Hipermercado Tabajara está com uma promoção de carnes que é imperdível. Confira:</w:t>
      </w:r>
      <w:r w:rsidRPr="00661032">
        <w:br/>
        <w:t>                          Até 5 Kg               Acima de 5 Kg</w:t>
      </w:r>
      <w:r w:rsidRPr="00661032">
        <w:br/>
        <w:t>    File Duplo      R$ 4,90 por Kg          R$ 5,80 por Kg</w:t>
      </w:r>
      <w:r w:rsidRPr="00661032">
        <w:br/>
        <w:t>    Alcatra           R$ 5,90 por Kg          R$ 6,80 por Kg</w:t>
      </w:r>
      <w:r w:rsidRPr="00661032">
        <w:br/>
        <w:t>    Picanha          R$ 6,90 por Kg          R$ 7,80 por Kg</w:t>
      </w:r>
      <w:r w:rsidRPr="00661032">
        <w:br/>
        <w:t>    Para atender a todos os clientes, cada cliente poderá levar apenas um dos tipos de carne da promoção, porém não há limites para a quantidade de carne por cliente. Se compra for feita no cartão Tabajara o cliente receberá ainda um desconto de 5% sobre o total a compra. Escreva um script que peça o tipo e a quantidade de carne comprada pelo usuário e gere um cupom fiscal, contendo as informações da compra: tipo e quantidade de carne, preço total, tipo de pagamento, valor do desconto e valor a pagar.</w:t>
      </w:r>
    </w:p>
    <w:p w14:paraId="219A8E43" w14:textId="77777777" w:rsidR="00661032" w:rsidRPr="00661032" w:rsidRDefault="00661032" w:rsidP="00661032">
      <w:hyperlink r:id="rId13" w:tgtFrame="_blank" w:tooltip="Enviar por e-mail" w:history="1">
        <w:r w:rsidRPr="00661032">
          <w:rPr>
            <w:rStyle w:val="Hyperlink"/>
          </w:rPr>
          <w:t xml:space="preserve">Enviar por </w:t>
        </w:r>
        <w:proofErr w:type="spellStart"/>
        <w:r w:rsidRPr="00661032">
          <w:rPr>
            <w:rStyle w:val="Hyperlink"/>
          </w:rPr>
          <w:t>e-mail</w:t>
        </w:r>
      </w:hyperlink>
      <w:hyperlink r:id="rId14" w:tgtFrame="_blank" w:tooltip="Postar no blog!" w:history="1">
        <w:r w:rsidRPr="00661032">
          <w:rPr>
            <w:rStyle w:val="Hyperlink"/>
          </w:rPr>
          <w:t>Postar</w:t>
        </w:r>
        <w:proofErr w:type="spellEnd"/>
        <w:r w:rsidRPr="00661032">
          <w:rPr>
            <w:rStyle w:val="Hyperlink"/>
          </w:rPr>
          <w:t xml:space="preserve"> no </w:t>
        </w:r>
        <w:proofErr w:type="spellStart"/>
        <w:r w:rsidRPr="00661032">
          <w:rPr>
            <w:rStyle w:val="Hyperlink"/>
          </w:rPr>
          <w:t>blog!</w:t>
        </w:r>
      </w:hyperlink>
      <w:hyperlink r:id="rId15" w:tgtFrame="_blank" w:tooltip="Compartilhar no X" w:history="1">
        <w:r w:rsidRPr="00661032">
          <w:rPr>
            <w:rStyle w:val="Hyperlink"/>
          </w:rPr>
          <w:t>Compartilhar</w:t>
        </w:r>
        <w:proofErr w:type="spellEnd"/>
        <w:r w:rsidRPr="00661032">
          <w:rPr>
            <w:rStyle w:val="Hyperlink"/>
          </w:rPr>
          <w:t xml:space="preserve"> no </w:t>
        </w:r>
        <w:proofErr w:type="spellStart"/>
        <w:r w:rsidRPr="00661032">
          <w:rPr>
            <w:rStyle w:val="Hyperlink"/>
          </w:rPr>
          <w:t>X</w:t>
        </w:r>
      </w:hyperlink>
      <w:hyperlink r:id="rId16" w:tgtFrame="_blank" w:tooltip="Compartilhar no Facebook" w:history="1">
        <w:r w:rsidRPr="00661032">
          <w:rPr>
            <w:rStyle w:val="Hyperlink"/>
          </w:rPr>
          <w:t>Compartilhar</w:t>
        </w:r>
        <w:proofErr w:type="spellEnd"/>
        <w:r w:rsidRPr="00661032">
          <w:rPr>
            <w:rStyle w:val="Hyperlink"/>
          </w:rPr>
          <w:t xml:space="preserve"> no </w:t>
        </w:r>
        <w:proofErr w:type="spellStart"/>
        <w:r w:rsidRPr="00661032">
          <w:rPr>
            <w:rStyle w:val="Hyperlink"/>
          </w:rPr>
          <w:t>Facebook</w:t>
        </w:r>
      </w:hyperlink>
      <w:hyperlink r:id="rId17" w:tgtFrame="_blank" w:tooltip="Compartilhar com o Pinterest" w:history="1">
        <w:r w:rsidRPr="00661032">
          <w:rPr>
            <w:rStyle w:val="Hyperlink"/>
          </w:rPr>
          <w:t>Compartilhar</w:t>
        </w:r>
        <w:proofErr w:type="spellEnd"/>
        <w:r w:rsidRPr="00661032">
          <w:rPr>
            <w:rStyle w:val="Hyperlink"/>
          </w:rPr>
          <w:t xml:space="preserve"> com o Pinterest</w:t>
        </w:r>
      </w:hyperlink>
    </w:p>
    <w:p w14:paraId="3E569430" w14:textId="77777777" w:rsidR="00661032" w:rsidRDefault="00661032"/>
    <w:sectPr w:rsidR="00661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B4BB5"/>
    <w:multiLevelType w:val="multilevel"/>
    <w:tmpl w:val="2CDE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503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32"/>
    <w:rsid w:val="00661032"/>
    <w:rsid w:val="00B7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CF8EC"/>
  <w15:chartTrackingRefBased/>
  <w15:docId w15:val="{F54CF6DE-4372-4D8C-9B74-BA380DD1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1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1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1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10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10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10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10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10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10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10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10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10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10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10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610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10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839674">
          <w:marLeft w:val="-30"/>
          <w:marRight w:val="-3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  <w:divsChild>
            <w:div w:id="20269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48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1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273901">
          <w:marLeft w:val="-30"/>
          <w:marRight w:val="-30"/>
          <w:marTop w:val="300"/>
          <w:marBottom w:val="0"/>
          <w:divBdr>
            <w:top w:val="none" w:sz="0" w:space="0" w:color="auto"/>
            <w:left w:val="none" w:sz="0" w:space="0" w:color="auto"/>
            <w:bottom w:val="single" w:sz="6" w:space="4" w:color="EEEEEE"/>
            <w:right w:val="none" w:sz="0" w:space="0" w:color="auto"/>
          </w:divBdr>
          <w:divsChild>
            <w:div w:id="9310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6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avascriptprogressivo.net/2018/08/Script-Exibe-Numeros-Ordem-Decrescente.html" TargetMode="External"/><Relationship Id="rId13" Type="http://schemas.openxmlformats.org/officeDocument/2006/relationships/hyperlink" Target="https://www.blogger.com/share-post.g?blogID=8561692101849072598&amp;postID=8787493287661103190&amp;target=emai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hyperlink" Target="https://www.javascriptprogressivo.net/2018/12/Descobrir-Maior-Menor-Numero-javaScript.html" TargetMode="External"/><Relationship Id="rId12" Type="http://schemas.openxmlformats.org/officeDocument/2006/relationships/hyperlink" Target="https://www.javascriptprogressivo.net/2018/12/Par-Impar-Multiplos-JavaScript.html" TargetMode="External"/><Relationship Id="rId17" Type="http://schemas.openxmlformats.org/officeDocument/2006/relationships/hyperlink" Target="https://www.blogger.com/share-post.g?blogID=8561692101849072598&amp;postID=8787493287661103190&amp;target=pintere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logger.com/share-post.g?blogID=8561692101849072598&amp;postID=8787493287661103190&amp;target=facebook" TargetMode="External"/><Relationship Id="rId20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://www.javascriptprogressivo.net/2018/08/Variaveis-Trocando-Valor-Variavel-Auxiliar.html" TargetMode="External"/><Relationship Id="rId11" Type="http://schemas.openxmlformats.org/officeDocument/2006/relationships/hyperlink" Target="https://www.javascriptprogressivo.net/2018/12/Como-Validar-Data-Java-Script.html" TargetMode="External"/><Relationship Id="rId5" Type="http://schemas.openxmlformats.org/officeDocument/2006/relationships/hyperlink" Target="http://www.javascriptprogressivo.net/2018/08/Script-Recebe-Tres-Numeros-Mostra-Maior.html" TargetMode="External"/><Relationship Id="rId15" Type="http://schemas.openxmlformats.org/officeDocument/2006/relationships/hyperlink" Target="https://www.blogger.com/share-post.g?blogID=8561692101849072598&amp;postID=8787493287661103190&amp;target=twitter" TargetMode="External"/><Relationship Id="rId10" Type="http://schemas.openxmlformats.org/officeDocument/2006/relationships/hyperlink" Target="https://www.javascriptprogressivo.net/2018/12/Ano-Bissexto-JavaScript-Validar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javascriptprogressivo.net/2018/12/Equacao-2-Segundo-Grau-Como-resolver.html" TargetMode="External"/><Relationship Id="rId14" Type="http://schemas.openxmlformats.org/officeDocument/2006/relationships/hyperlink" Target="https://www.blogger.com/share-post.g?blogID=8561692101849072598&amp;postID=8787493287661103190&amp;target=blog" TargetMode="External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42" ma:contentTypeDescription="Crie um novo documento." ma:contentTypeScope="" ma:versionID="41e95247f3d26be0199051f7ec3e26f0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a464040ef587764195de75a71551f205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  <xsd:element ref="ns2:entrevista" minOccurs="0"/>
                <xsd:element ref="ns2:Eduarda_x002c_Lohanaevilma" minOccurs="0"/>
                <xsd:element ref="ns2:emmanuelG" minOccurs="0"/>
                <xsd:element ref="ns2:Como_x0020_esse_x0020_problema_x0020_aparece_x0020_entre_x0020_os_x0020_jovens_x003f_"/>
                <xsd:element ref="ns2:Como_x0020_a_x0020_Sociologia_x0020_poderia_x0020_explicar_x0020_isso_x003f_"/>
                <xsd:element ref="ns2:Nomes"/>
                <xsd:element ref="ns2:TEXTO_x002d_BASE_x0020_DO_x0020_ESTUDO" minOccurs="0"/>
                <xsd:element ref="ns2: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/>
                <xsd:element ref="ns2: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/>
                <xsd:element ref="ns2: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/>
                <xsd:element ref="ns2:Explique_x0020_por_x0020_que_x0020_uma_x0020_mesma_x0020_pessoa_x0020_pode_x0020_desempenhar_x0020_v_x00e1_rios_x0020_pap_x00e9_is_x0020_sociais_x0020_diferentes_x0020_ao_x0020_longo_x0020_de_x0020_um_x0020_mesmo_x0020_dia_x002e_"/>
                <xsd:element ref="ns2: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/>
                <xsd:element ref="ns2: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/>
                <xsd:element ref="ns2:Explique_x0020_a_x0020_rela_x00e7__x00e3_o_x0020_entre_x0020_institui_x00e7__x00f5_es_x0020_sociais_x0020_e_x0020_processos_x0020_de_x0020_socializa_x00e7__x00e3_o_x0020_na_x0020_forma_x00e7__x00e3_o_x0020_dos_x0020_comportamentos_x0020_observados_x0020_no_x0020_texto_x002e_"/>
                <xsd:element ref="ns2: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/>
                <xsd:element ref="ns2:A_x0020_partir_x0020_do_x0020_caso_x0020_analisado_x002c__x0020_explique_x0020_como_x0020_os_x0020_conceitos_x0020_de_x0020_institui_x00e7__x00e3_o_x0020_social_x002c__x0020_socializa_x00e7__x00e3_o_x0020_e_x0020_papel_x0020_social_x0020_est_x00e3_o_x0020_interligados_x002e_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/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  <xsd:element name="entrevista" ma:index="32" nillable="true" ma:displayName="entrevista" ma:format="Dropdown" ma:internalName="entrevista">
      <xsd:simpleType>
        <xsd:restriction base="dms:Choice">
          <xsd:enumeration value="1"/>
          <xsd:enumeration value="2"/>
          <xsd:enumeration value="3"/>
          <xsd:enumeration value="4 ou mais"/>
        </xsd:restriction>
      </xsd:simpleType>
    </xsd:element>
    <xsd:element name="Eduarda_x002c_Lohanaevilma" ma:index="33" nillable="true" ma:displayName="Eduarda ,Lohana e vilma" ma:description="Tabelafluxo de atendimento via whatsapp aula 9" ma:format="Thumbnail" ma:internalName="Eduarda_x002c_Lohanaevilma">
      <xsd:simpleType>
        <xsd:restriction base="dms:Unknown"/>
      </xsd:simpleType>
    </xsd:element>
    <xsd:element name="emmanuelG" ma:index="34" nillable="true" ma:displayName="emmanuel G" ma:format="Thumbnail" ma:internalName="emmanuelG">
      <xsd:simpleType>
        <xsd:restriction base="dms:Unknown"/>
      </xsd:simpleType>
    </xsd:element>
    <xsd:element name="Como_x0020_esse_x0020_problema_x0020_aparece_x0020_entre_x0020_os_x0020_jovens_x003f_" ma:index="35" ma:displayName="Como esse problema aparece entre os jovens?" ma:internalName="Como_x0020_esse_x0020_problema_x0020_aparece_x0020_entre_x0020_os_x0020_jovens_x003f_">
      <xsd:simpleType>
        <xsd:restriction base="dms:Note">
          <xsd:maxLength value="255"/>
        </xsd:restriction>
      </xsd:simpleType>
    </xsd:element>
    <xsd:element name="Como_x0020_a_x0020_Sociologia_x0020_poderia_x0020_explicar_x0020_isso_x003f_" ma:index="36" ma:displayName="Como a Sociologia poderia explicar isso?" ma:internalName="Como_x0020_a_x0020_Sociologia_x0020_poderia_x0020_explicar_x0020_isso_x003f_">
      <xsd:simpleType>
        <xsd:restriction base="dms:Note">
          <xsd:maxLength value="255"/>
        </xsd:restriction>
      </xsd:simpleType>
    </xsd:element>
    <xsd:element name="Nomes" ma:index="37" ma:displayName="Nomes" ma:internalName="Nomes">
      <xsd:simpleType>
        <xsd:restriction base="dms:Note">
          <xsd:maxLength value="255"/>
        </xsd:restriction>
      </xsd:simpleType>
    </xsd:element>
    <xsd:element name="TEXTO_x002d_BASE_x0020_DO_x0020_ESTUDO" ma:index="38" nillable="true" ma:displayName="TEXTO-BASE DO ESTUDO" ma:internalName="TEXTO_x002d_BASE_x0020_DO_x0020_ESTUDO">
      <xsd:simpleType>
        <xsd:restriction base="dms:Text">
          <xsd:maxLength value="255"/>
        </xsd:restriction>
      </xsd:simpleType>
    </xsd:element>
    <xsd:element 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 ma:index="39" ma:displayName="Identifique três instituições sociais presentes no caso descrito e explique brevemente qual é o papel de cada uma na organização da vida social." ma:internalName="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">
      <xsd:simpleType>
        <xsd:restriction base="dms:Note">
          <xsd:maxLength value="255"/>
        </xsd:restriction>
      </xsd:simpleType>
    </xsd:element>
    <xsd:element 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 ma:index="40" ma:displayName="Explique, a partir do texto, como o processo de socialização contribui para que Camila consiga agir de maneiras diferentes em cada ambiente social." ma:internalName="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">
      <xsd:simpleType>
        <xsd:restriction base="dms:Note">
          <xsd:maxLength value="255"/>
        </xsd:restriction>
      </xsd:simpleType>
    </xsd:element>
    <xsd:element 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 ma:index="41" ma:displayName="No texto, Camila assume a função de apresentar o trabalho em sala de aula. Explique como essa situação pode ser compreendida a partir do conceito de papel social." ma:internalName="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">
      <xsd:simpleType>
        <xsd:restriction base="dms:Note">
          <xsd:maxLength value="255"/>
        </xsd:restriction>
      </xsd:simpleType>
    </xsd:element>
    <xsd:element name="Explique_x0020_por_x0020_que_x0020_uma_x0020_mesma_x0020_pessoa_x0020_pode_x0020_desempenhar_x0020_v_x00e1_rios_x0020_pap_x00e9_is_x0020_sociais_x0020_diferentes_x0020_ao_x0020_longo_x0020_de_x0020_um_x0020_mesmo_x0020_dia_x002e_" ma:index="42" ma:displayName="Explique por que uma mesma pessoa pode desempenhar vários papéis sociais diferentes ao longo de um mesmo dia." ma:internalName="Explique_x0020_por_x0020_que_x0020_uma_x0020_mesma_x0020_pessoa_x0020_pode_x0020_desempenhar_x0020_v_x00e1_rios_x0020_pap_x00e9_is_x0020_sociais_x0020_diferentes_x0020_ao_x0020_longo_x0020_de_x0020_um_x0020_mesmo_x0020_dia_x002e_">
      <xsd:simpleType>
        <xsd:restriction base="dms:Note">
          <xsd:maxLength value="255"/>
        </xsd:restriction>
      </xsd:simpleType>
    </xsd:element>
    <xsd:element 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 ma:index="43" ma:displayName="A partir das ideias de Erving Goffman, explique por que Camila controla sua forma de falar e de se comportar em determinados contextos sociais." ma:internalName="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">
      <xsd:simpleType>
        <xsd:restriction base="dms:Note">
          <xsd:maxLength value="255"/>
        </xsd:restriction>
      </xsd:simpleType>
    </xsd:element>
    <xsd:element 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 ma:index="44" ma:displayName="Utilizando o conceito de apresentação de si, explique como o comportamento de Camila no ambiente de trabalho pode ser interpretado sociologicamente." ma:internalName="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">
      <xsd:simpleType>
        <xsd:restriction base="dms:Note">
          <xsd:maxLength value="255"/>
        </xsd:restriction>
      </xsd:simpleType>
    </xsd:element>
    <xsd:element 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 ma:index="45" ma:displayName="Explique a relação entre instituições sociais e processos de socialização na formação dos comportamentos observados no texto." ma:internalName="Explique_x0020_a_x0020_rela_x00e7__x00e3_o_x0020_entre_x0020_institui_x00e7__x00f5_es_x0020_sociais_x0020_e_x0020_processos_x0020_de_x0020_socializa_x00e7__x00e3_o_x0020_na_x0020_forma_x00e7__x00e3_o_x0020_dos_x0020_comportamentos_x0020_observados_x0020_no_x0020_texto_x002e_">
      <xsd:simpleType>
        <xsd:restriction base="dms:Note">
          <xsd:maxLength value="255"/>
        </xsd:restriction>
      </xsd:simpleType>
    </xsd:element>
    <xsd:element 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 ma:index="46" ma:displayName="O caso apresentado mostra que diferentes ambientes possuem normas e expectativas específicas. Explique por que a existência dessas normas é importante para o funcionamento da vida social." ma:internalName="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">
      <xsd:simpleType>
        <xsd:restriction base="dms:Note">
          <xsd:maxLength value="255"/>
        </xsd:restriction>
      </xsd:simpleType>
    </xsd:element>
    <xsd:element 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 ma:index="47" ma:displayName="A partir do caso analisado, explique como os conceitos de instituição social, socialização e papel social estão interligados." ma:internalName="A_x0020_partir_x0020_do_x0020_caso_x0020_analisado_x002c__x0020_explique_x0020_como_x0020_os_x0020_conceitos_x0020_de_x0020_institui_x00e7__x00e3_o_x0020_social_x002c__x0020_socializa_x00e7__x00e3_o_x0020_e_x0020_papel_x0020_social_x0020_est_x00e3_o_x0020_interligados_x002e_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TEXTO_x002d_BASE_x0020_DO_x0020_ESTUDO xmlns="86243fb6-e625-4153-bf24-3dbb8808cb3e" xsi:nil="true"/>
    <Explique_x0020_a_x0020_rela_x00e7__x00e3_o_x0020_entre_x0020_institui_x00e7__x00f5_es_x0020_sociais_x0020_e_x0020_processos_x0020_de_x0020_socializa_x00e7__x00e3_o_x0020_na_x0020_forma_x00e7__x00e3_o_x0020_dos_x0020_comportamentos_x0020_observados_x0020_no_x0020_texto_x002e_ xmlns="86243fb6-e625-4153-bf24-3dbb8808cb3e"/>
    <Eduarda_x002c_Lohanaevilma xmlns="86243fb6-e625-4153-bf24-3dbb8808cb3e" xsi:nil="true"/>
    <Como_x0020_esse_x0020_problema_x0020_aparece_x0020_entre_x0020_os_x0020_jovens_x003f_ xmlns="86243fb6-e625-4153-bf24-3dbb8808cb3e"/>
    <A_x0020_partir_x0020_do_x0020_caso_x0020_analisado_x002c__x0020_explique_x0020_como_x0020_os_x0020_conceitos_x0020_de_x0020_institui_x00e7__x00e3_o_x0020_social_x002c__x0020_socializa_x00e7__x00e3_o_x0020_e_x0020_papel_x0020_social_x0020_est_x00e3_o_x0020_interligados_x002e_ xmlns="86243fb6-e625-4153-bf24-3dbb8808cb3e"/>
    <Indentidadevisualaula4 xmlns="86243fb6-e625-4153-bf24-3dbb8808cb3e" xsi:nil="true"/>
    <Nomes xmlns="86243fb6-e625-4153-bf24-3dbb8808cb3e"/>
    <No_x0020_texto_x002c__x0020_Camila_x0020_assume_x0020_a_x0020_fun_x00e7__x00e3_o_x0020_de_x0020_apresentar_x0020_o_x0020_trabalho_x0020_em_x0020_sala_x0020_de_x0020_aula_x002e__x0020_Explique_x0020_como_x0020_essa_x0020_situa_x00e7__x00e3_o_x0020_pode_x0020_ser_x0020_compreendida_x0020_a_x0020_partir_x0020_do_x0020_conceito_x0020_de_x0020_papel_x0020_social_x002e_ xmlns="86243fb6-e625-4153-bf24-3dbb8808cb3e"/>
    <entrevista xmlns="86243fb6-e625-4153-bf24-3dbb8808cb3e" xsi:nil="true"/>
    <Utilizando_x0020_o_x0020_conceito_x0020_de_x0020_apresenta_x00e7__x00e3_o_x0020_de_x0020_si_x002c__x0020_explique_x0020_como_x0020_o_x0020_comportamento_x0020_de_x0020_Camila_x0020_no_x0020_ambiente_x0020_de_x0020_trabalho_x0020_pode_x0020_ser_x0020_interpretado_x0020_sociologicamente_x002e_ xmlns="86243fb6-e625-4153-bf24-3dbb8808cb3e"/>
    <O_x0020_caso_x0020_apresentado_x0020_mostra_x0020_que_x0020_diferentes_x0020_ambientes_x0020_possuem_x0020_normas_x0020_e_x0020_expectativas_x0020_espec_x00ed_ficas_x002e__x0020_Explique_x0020_por_x0020_que_x0020_a_x0020_exist_x00ea_ncia_x0020_dessas_x0020_normas_x0020__x00e9__x0020_importante_x0020_para_x0020_o_x0020_funcionamento_x0020_da_x0020_vida_x0020_social_x002e_ xmlns="86243fb6-e625-4153-bf24-3dbb8808cb3e"/>
    <Como_x0020_a_x0020_Sociologia_x0020_poderia_x0020_explicar_x0020_isso_x003f_ xmlns="86243fb6-e625-4153-bf24-3dbb8808cb3e"/>
    <Explique_x0020_por_x0020_que_x0020_uma_x0020_mesma_x0020_pessoa_x0020_pode_x0020_desempenhar_x0020_v_x00e1_rios_x0020_pap_x00e9_is_x0020_sociais_x0020_diferentes_x0020_ao_x0020_longo_x0020_de_x0020_um_x0020_mesmo_x0020_dia_x002e_ xmlns="86243fb6-e625-4153-bf24-3dbb8808cb3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Identifique_x0020_tr_x00ea_s_x0020_institui_x00e7__x00f5_es_x0020_sociais_x0020_presentes_x0020_no_x0020_caso_x0020_descrito_x0020_e_x0020_explique_x0020_brevemente_x0020_qual_x0020__x00e9__x0020_o_x0020_papel_x0020_de_x0020_cada_x0020_uma_x0020_na_x0020_organiza_x00e7__x00e3_o_x0020_da_x0020_vida_x0020_social_x002e_ xmlns="86243fb6-e625-4153-bf24-3dbb8808cb3e"/>
    <AULASESCRITAS xmlns="86243fb6-e625-4153-bf24-3dbb8808cb3e" xsi:nil="true"/>
    <emmanuelG xmlns="86243fb6-e625-4153-bf24-3dbb8808cb3e" xsi:nil="true"/>
    <Explique_x002c__x0020_a_x0020_partir_x0020_do_x0020_texto_x002c__x0020_como_x0020_o_x0020_processo_x0020_de_x0020_socializa_x00e7__x00e3_o_x0020_contribui_x0020_para_x0020_que_x0020_Camila_x0020_consiga_x0020_agir_x0020_de_x0020_maneiras_x0020_diferentes_x0020_em_x0020_cada_x0020_ambiente_x0020_social_x002e_ xmlns="86243fb6-e625-4153-bf24-3dbb8808cb3e"/>
    <A_x0020_partir_x0020_das_x0020_ideias_x0020_de_x0020_Erving_x0020_Goffman_x002c__x0020_explique_x0020_por_x0020_que_x0020_Camila_x0020_controla_x0020_sua_x0020_forma_x0020_de_x0020_falar_x0020_e_x0020_de_x0020_se_x0020_comportar_x0020_em_x0020_determinados_x0020_contextos_x0020_sociais_x002e_ xmlns="86243fb6-e625-4153-bf24-3dbb8808cb3e"/>
    <_ApprovalAssignedTo xmlns="86243fb6-e625-4153-bf24-3dbb8808cb3e">
      <UserInfo>
        <DisplayName/>
        <AccountId xsi:nil="true"/>
        <AccountType/>
      </UserInfo>
    </_ApprovalAssignedTo>
    <_ApprovalStatus xmlns="86243fb6-e625-4153-bf24-3dbb8808cb3e">0</_ApprovalStatus>
    <_ApprovalRespondedBy xmlns="86243fb6-e625-4153-bf24-3dbb8808cb3e">
      <UserInfo>
        <DisplayName/>
        <AccountId xsi:nil="true"/>
        <AccountType/>
      </UserInfo>
    </_ApprovalRespondedBy>
  </documentManagement>
</p:properties>
</file>

<file path=customXml/itemProps1.xml><?xml version="1.0" encoding="utf-8"?>
<ds:datastoreItem xmlns:ds="http://schemas.openxmlformats.org/officeDocument/2006/customXml" ds:itemID="{A35796BA-6255-4655-A397-F0F6D133DD50}"/>
</file>

<file path=customXml/itemProps2.xml><?xml version="1.0" encoding="utf-8"?>
<ds:datastoreItem xmlns:ds="http://schemas.openxmlformats.org/officeDocument/2006/customXml" ds:itemID="{F3D79ABA-62EC-42EF-8014-801E72567551}"/>
</file>

<file path=customXml/itemProps3.xml><?xml version="1.0" encoding="utf-8"?>
<ds:datastoreItem xmlns:ds="http://schemas.openxmlformats.org/officeDocument/2006/customXml" ds:itemID="{B2478AB9-BB64-42DD-87D3-9192307F72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1662</Words>
  <Characters>8980</Characters>
  <Application>Microsoft Office Word</Application>
  <DocSecurity>0</DocSecurity>
  <Lines>74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ARAUJO SANTANA NEVES</dc:creator>
  <cp:keywords/>
  <dc:description/>
  <cp:lastModifiedBy>SIMONE ARAUJO SANTANA NEVES</cp:lastModifiedBy>
  <cp:revision>1</cp:revision>
  <dcterms:created xsi:type="dcterms:W3CDTF">2026-04-27T21:15:00Z</dcterms:created>
  <dcterms:modified xsi:type="dcterms:W3CDTF">2026-04-27T21:17:00Z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  <property fmtid="{D5CDD505-2E9C-101B-9397-08002B2CF9AE}" pid="3" name="MediaServiceImageTags">
    <vt:lpwstr/>
  </property>
</Properties>
</file>